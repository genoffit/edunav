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6921" w14:textId="24D3E0E2" w:rsidR="00467735" w:rsidRDefault="00C92ABE">
      <w:pPr>
        <w:rPr>
          <w:b/>
          <w:bCs/>
          <w:lang w:val="az-Latn-AZ"/>
        </w:rPr>
      </w:pPr>
      <w:r w:rsidRPr="00C92ABE">
        <w:rPr>
          <w:b/>
          <w:bCs/>
          <w:highlight w:val="yellow"/>
          <w:lang w:val="az-Latn-AZ"/>
        </w:rPr>
        <w:t>EduNav.az</w:t>
      </w:r>
      <w:r w:rsidRPr="00C92ABE">
        <w:rPr>
          <w:b/>
          <w:bCs/>
          <w:lang w:val="az-Latn-AZ"/>
        </w:rPr>
        <w:t xml:space="preserve"> - Özəl Məktəb Axtarış Platforması</w:t>
      </w:r>
    </w:p>
    <w:p w14:paraId="00E01883" w14:textId="2EF59280" w:rsidR="00542693" w:rsidRDefault="00542693">
      <w:pPr>
        <w:rPr>
          <w:b/>
          <w:bCs/>
          <w:lang w:val="az-Latn-AZ"/>
        </w:rPr>
      </w:pPr>
      <w:r>
        <w:rPr>
          <w:b/>
          <w:bCs/>
          <w:lang w:val="az-Latn-AZ"/>
        </w:rPr>
        <w:t>Özəl məktəbləri axta</w:t>
      </w:r>
      <w:r w:rsidR="002E12CC">
        <w:rPr>
          <w:b/>
          <w:bCs/>
          <w:lang w:val="az-Latn-AZ"/>
        </w:rPr>
        <w:t>r</w:t>
      </w:r>
      <w:r>
        <w:rPr>
          <w:b/>
          <w:bCs/>
          <w:lang w:val="az-Latn-AZ"/>
        </w:rPr>
        <w:t>, müqayisə</w:t>
      </w:r>
      <w:r w:rsidR="002A25F5">
        <w:rPr>
          <w:b/>
          <w:bCs/>
          <w:lang w:val="az-Latn-AZ"/>
        </w:rPr>
        <w:t xml:space="preserve"> e</w:t>
      </w:r>
      <w:r w:rsidR="002E12CC">
        <w:rPr>
          <w:b/>
          <w:bCs/>
          <w:lang w:val="az-Latn-AZ"/>
        </w:rPr>
        <w:t>t</w:t>
      </w:r>
      <w:r>
        <w:rPr>
          <w:b/>
          <w:bCs/>
          <w:lang w:val="az-Latn-AZ"/>
        </w:rPr>
        <w:t xml:space="preserve"> və </w:t>
      </w:r>
      <w:r w:rsidR="00716C3B">
        <w:rPr>
          <w:b/>
          <w:bCs/>
          <w:lang w:val="az-Latn-AZ"/>
        </w:rPr>
        <w:t xml:space="preserve">sənə </w:t>
      </w:r>
      <w:r w:rsidR="002E12CC">
        <w:rPr>
          <w:b/>
          <w:bCs/>
          <w:lang w:val="az-Latn-AZ"/>
        </w:rPr>
        <w:t>uyğunu seç</w:t>
      </w:r>
      <w:r>
        <w:rPr>
          <w:b/>
          <w:bCs/>
          <w:lang w:val="az-Latn-AZ"/>
        </w:rPr>
        <w:t>!</w:t>
      </w:r>
    </w:p>
    <w:p w14:paraId="6ACF449C" w14:textId="77777777" w:rsidR="002A25F5" w:rsidRDefault="002A25F5">
      <w:pPr>
        <w:rPr>
          <w:b/>
          <w:bCs/>
          <w:lang w:val="az-Latn-AZ"/>
        </w:rPr>
      </w:pPr>
    </w:p>
    <w:p w14:paraId="5C3A41D5" w14:textId="55894E46" w:rsidR="00C92ABE" w:rsidRPr="003E04F0" w:rsidRDefault="00BD2AE5">
      <w:pPr>
        <w:rPr>
          <w:b/>
          <w:bCs/>
          <w:lang w:val="az-Latn-AZ"/>
        </w:rPr>
      </w:pPr>
      <w:r w:rsidRPr="003E04F0">
        <w:rPr>
          <w:b/>
          <w:bCs/>
          <w:lang w:val="az-Latn-AZ"/>
        </w:rPr>
        <w:t>Platforma</w:t>
      </w:r>
      <w:r w:rsidR="003E04F0">
        <w:rPr>
          <w:b/>
          <w:bCs/>
          <w:lang w:val="az-Latn-AZ"/>
        </w:rPr>
        <w:t>nın imkanları</w:t>
      </w:r>
      <w:r w:rsidRPr="003E04F0">
        <w:rPr>
          <w:b/>
          <w:bCs/>
          <w:lang w:val="az-Latn-AZ"/>
        </w:rPr>
        <w:t>:</w:t>
      </w:r>
    </w:p>
    <w:p w14:paraId="52D2B687" w14:textId="73C180CA" w:rsidR="00BD2AE5" w:rsidRDefault="00C256B1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Göstərir – Özəl məktəblərin siyahısı</w:t>
      </w:r>
      <w:r w:rsidR="003F4AD8">
        <w:rPr>
          <w:lang w:val="az-Latn-AZ"/>
        </w:rPr>
        <w:t xml:space="preserve">nı təqdim edir. </w:t>
      </w:r>
    </w:p>
    <w:p w14:paraId="4AE6A1C7" w14:textId="12808A32" w:rsidR="00C256B1" w:rsidRDefault="00C256B1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Məlumat ve</w:t>
      </w:r>
      <w:r w:rsidR="00AA409D">
        <w:rPr>
          <w:lang w:val="az-Latn-AZ"/>
        </w:rPr>
        <w:t>r</w:t>
      </w:r>
      <w:r>
        <w:rPr>
          <w:lang w:val="az-Latn-AZ"/>
        </w:rPr>
        <w:t xml:space="preserve">ir </w:t>
      </w:r>
      <w:r w:rsidR="00977728">
        <w:rPr>
          <w:lang w:val="az-Latn-AZ"/>
        </w:rPr>
        <w:t>–</w:t>
      </w:r>
      <w:r>
        <w:rPr>
          <w:lang w:val="az-Latn-AZ"/>
        </w:rPr>
        <w:t xml:space="preserve"> </w:t>
      </w:r>
      <w:r w:rsidR="00977728">
        <w:rPr>
          <w:lang w:val="az-Latn-AZ"/>
        </w:rPr>
        <w:t>özəl məktəblər haqqında məlumat</w:t>
      </w:r>
      <w:r w:rsidR="007532D6">
        <w:rPr>
          <w:lang w:val="az-Latn-AZ"/>
        </w:rPr>
        <w:t xml:space="preserve">lar (qiymət, xidmət, kurrikulum, ünvan, foto, video, xəbər, </w:t>
      </w:r>
      <w:r w:rsidR="00376466">
        <w:rPr>
          <w:lang w:val="az-Latn-AZ"/>
        </w:rPr>
        <w:t xml:space="preserve">əlaqə, </w:t>
      </w:r>
      <w:r w:rsidR="00AA409D">
        <w:rPr>
          <w:lang w:val="az-Latn-AZ"/>
        </w:rPr>
        <w:t>infrastruktur və s.)</w:t>
      </w:r>
    </w:p>
    <w:p w14:paraId="2D45967F" w14:textId="2D2584FB" w:rsidR="007532D6" w:rsidRDefault="007F782E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Yönləndirir – özəl məktəblərə birbaşa müraciət edir (anket doldurur və lead </w:t>
      </w:r>
      <w:r w:rsidR="007D4E54">
        <w:rPr>
          <w:lang w:val="az-Latn-AZ"/>
        </w:rPr>
        <w:t>admində toplanır. Həmin lead məktəbə admin tərəfindən göndərilir.)</w:t>
      </w:r>
    </w:p>
    <w:p w14:paraId="1646ECC9" w14:textId="570D7853" w:rsidR="007D4E54" w:rsidRDefault="007D4E54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Endirim verir – özəl məktəbin </w:t>
      </w:r>
      <w:r w:rsidR="00F0671A">
        <w:rPr>
          <w:lang w:val="az-Latn-AZ"/>
        </w:rPr>
        <w:t xml:space="preserve">təqaüd proqramlarına və endirim kampaniyalarından yararlanmaq olur. </w:t>
      </w:r>
    </w:p>
    <w:p w14:paraId="3C876627" w14:textId="19E03A1E" w:rsidR="00F0671A" w:rsidRDefault="00F0671A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Müqayisə edir – özəl məktəblər</w:t>
      </w:r>
      <w:r w:rsidR="00CC14DB">
        <w:rPr>
          <w:lang w:val="az-Latn-AZ"/>
        </w:rPr>
        <w:t xml:space="preserve"> arasında seçdiyiniz 4 məktəbi birbiri ilə müqayisə etmək olur. </w:t>
      </w:r>
    </w:p>
    <w:p w14:paraId="239C9AE6" w14:textId="068DB008" w:rsidR="00CC14DB" w:rsidRDefault="00CC14DB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İstiqamətləndirir – özəl məktəbin </w:t>
      </w:r>
      <w:r w:rsidR="008357C3">
        <w:rPr>
          <w:lang w:val="az-Latn-AZ"/>
        </w:rPr>
        <w:t>ünvanına google map üzərindən yönləndirmə</w:t>
      </w:r>
      <w:ins w:id="0" w:author="Microsoft Word" w:date="2026-04-19T01:23:00Z" w16du:dateUtc="2026-04-18T21:23:00Z">
        <w:r w:rsidR="008357C3">
          <w:rPr>
            <w:lang w:val="az-Latn-AZ"/>
          </w:rPr>
          <w:t xml:space="preserve"> </w:t>
        </w:r>
        <w:r w:rsidR="007A366A">
          <w:rPr>
            <w:lang w:val="az-Latn-AZ"/>
          </w:rPr>
          <w:t>verir.</w:t>
        </w:r>
      </w:ins>
      <w:r w:rsidR="007A366A">
        <w:rPr>
          <w:lang w:val="az-Latn-AZ"/>
        </w:rPr>
        <w:t xml:space="preserve"> </w:t>
      </w:r>
    </w:p>
    <w:p w14:paraId="1163E94B" w14:textId="20F6D919" w:rsidR="007A366A" w:rsidRDefault="007A366A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Reytinq – özəl məktəblərin valideynləri arasında keçirilən sorğular</w:t>
      </w:r>
      <w:r w:rsidR="00AD5349">
        <w:rPr>
          <w:lang w:val="az-Latn-AZ"/>
        </w:rPr>
        <w:t xml:space="preserve"> və</w:t>
      </w:r>
      <w:r>
        <w:rPr>
          <w:lang w:val="az-Latn-AZ"/>
        </w:rPr>
        <w:t xml:space="preserve"> müraciətlər</w:t>
      </w:r>
      <w:r w:rsidR="00AD5349">
        <w:rPr>
          <w:lang w:val="az-Latn-AZ"/>
        </w:rPr>
        <w:t xml:space="preserve"> </w:t>
      </w:r>
      <w:r>
        <w:rPr>
          <w:lang w:val="az-Latn-AZ"/>
        </w:rPr>
        <w:t xml:space="preserve">əsasında reytinq cədvəli yaradılır və paylaşılır. </w:t>
      </w:r>
    </w:p>
    <w:p w14:paraId="6AA39CCF" w14:textId="10BBEA58" w:rsidR="00AD5349" w:rsidRDefault="001F1692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Rəy verir – özəl məktəblərin </w:t>
      </w:r>
      <w:r w:rsidR="00E82004">
        <w:rPr>
          <w:lang w:val="az-Latn-AZ"/>
        </w:rPr>
        <w:t>p</w:t>
      </w:r>
      <w:r>
        <w:rPr>
          <w:lang w:val="az-Latn-AZ"/>
        </w:rPr>
        <w:t>rofil</w:t>
      </w:r>
      <w:r w:rsidR="00E82004">
        <w:rPr>
          <w:lang w:val="az-Latn-AZ"/>
        </w:rPr>
        <w:t>in</w:t>
      </w:r>
      <w:r>
        <w:rPr>
          <w:lang w:val="az-Latn-AZ"/>
        </w:rPr>
        <w:t xml:space="preserve">də </w:t>
      </w:r>
      <w:r w:rsidR="00E82004">
        <w:rPr>
          <w:lang w:val="az-Latn-AZ"/>
        </w:rPr>
        <w:t>valideynlər tərəfindən rəy yazılması üçün imkan yaradılır.</w:t>
      </w:r>
    </w:p>
    <w:p w14:paraId="3EF48A10" w14:textId="2817222D" w:rsidR="00E82004" w:rsidRDefault="007C0645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Axtarış – özəl məktəblərin qiymət, kurrikulum, ünvan və xidmət əsasında </w:t>
      </w:r>
      <w:r w:rsidR="009C386B">
        <w:rPr>
          <w:lang w:val="az-Latn-AZ"/>
        </w:rPr>
        <w:t>axtarış imkanı yar</w:t>
      </w:r>
      <w:r w:rsidR="00C50D91">
        <w:rPr>
          <w:lang w:val="az-Latn-AZ"/>
        </w:rPr>
        <w:t>a</w:t>
      </w:r>
      <w:r w:rsidR="009C386B">
        <w:rPr>
          <w:lang w:val="az-Latn-AZ"/>
        </w:rPr>
        <w:t xml:space="preserve">dılır. </w:t>
      </w:r>
    </w:p>
    <w:p w14:paraId="0BC511A1" w14:textId="77342FB5" w:rsidR="009C386B" w:rsidRPr="00C256B1" w:rsidRDefault="009C386B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Bloq yazır – özəl məktəblərin fəaliyyətinə aid xəbərlər və elanlar</w:t>
      </w:r>
      <w:r w:rsidR="00C50D91">
        <w:rPr>
          <w:lang w:val="az-Latn-AZ"/>
        </w:rPr>
        <w:t xml:space="preserve">ın yerləşdirilməsi üçün imkan yaradılır. </w:t>
      </w:r>
    </w:p>
    <w:p w14:paraId="395A8FCC" w14:textId="77777777" w:rsidR="006A3206" w:rsidRDefault="006A3206">
      <w:pPr>
        <w:rPr>
          <w:b/>
          <w:bCs/>
          <w:lang w:val="az-Latn-AZ"/>
        </w:rPr>
      </w:pPr>
    </w:p>
    <w:p w14:paraId="1B6396EF" w14:textId="2C00E4E9" w:rsidR="00C92ABE" w:rsidRPr="005663A6" w:rsidRDefault="002A25F5">
      <w:pPr>
        <w:rPr>
          <w:b/>
          <w:bCs/>
          <w:lang w:val="az-Latn-AZ"/>
        </w:rPr>
      </w:pPr>
      <w:r w:rsidRPr="005663A6">
        <w:rPr>
          <w:b/>
          <w:bCs/>
          <w:lang w:val="az-Latn-AZ"/>
        </w:rPr>
        <w:t xml:space="preserve">Strukturu: </w:t>
      </w:r>
    </w:p>
    <w:p w14:paraId="5E8D3ED7" w14:textId="086C9A0D" w:rsidR="002A25F5" w:rsidRDefault="00BE6074">
      <w:pPr>
        <w:rPr>
          <w:lang w:val="az-Latn-AZ"/>
        </w:rPr>
      </w:pPr>
      <w:r>
        <w:rPr>
          <w:lang w:val="az-Latn-AZ"/>
        </w:rPr>
        <w:t xml:space="preserve">Ana Səhifə - </w:t>
      </w:r>
    </w:p>
    <w:p w14:paraId="4F129667" w14:textId="7219A2DF" w:rsidR="00BE6074" w:rsidRDefault="00BE6074">
      <w:pPr>
        <w:rPr>
          <w:lang w:val="az-Latn-AZ"/>
        </w:rPr>
      </w:pPr>
      <w:r>
        <w:rPr>
          <w:lang w:val="az-Latn-AZ"/>
        </w:rPr>
        <w:t>Məqsəd: istifadəçini seçimə və axtarışa yönləndirmək</w:t>
      </w:r>
    </w:p>
    <w:p w14:paraId="4D6267E1" w14:textId="09060BC7" w:rsidR="00923323" w:rsidRDefault="00923323">
      <w:pPr>
        <w:rPr>
          <w:lang w:val="az-Latn-AZ"/>
        </w:rPr>
      </w:pPr>
      <w:r>
        <w:rPr>
          <w:lang w:val="az-Latn-AZ"/>
        </w:rPr>
        <w:t xml:space="preserve">Başlıq: </w:t>
      </w:r>
      <w:r w:rsidR="002E12CC">
        <w:rPr>
          <w:lang w:val="az-Latn-AZ"/>
        </w:rPr>
        <w:t xml:space="preserve">Özəl məktəbləri axtar, müqayisə et və </w:t>
      </w:r>
      <w:r w:rsidR="00716C3B">
        <w:rPr>
          <w:lang w:val="az-Latn-AZ"/>
        </w:rPr>
        <w:t>sənə uyğunu seç!</w:t>
      </w:r>
    </w:p>
    <w:p w14:paraId="4090D517" w14:textId="70E1ABFC" w:rsidR="00BE6074" w:rsidRDefault="009D559C">
      <w:pPr>
        <w:rPr>
          <w:lang w:val="az-Latn-AZ"/>
        </w:rPr>
      </w:pPr>
      <w:r>
        <w:rPr>
          <w:lang w:val="az-Latn-AZ"/>
        </w:rPr>
        <w:t>Məktəb</w:t>
      </w:r>
      <w:r w:rsidR="00D27522">
        <w:rPr>
          <w:lang w:val="az-Latn-AZ"/>
        </w:rPr>
        <w:t xml:space="preserve"> Kartları</w:t>
      </w:r>
      <w:r w:rsidR="00894E58">
        <w:rPr>
          <w:lang w:val="az-Latn-AZ"/>
        </w:rPr>
        <w:t>:</w:t>
      </w:r>
      <w:r>
        <w:rPr>
          <w:lang w:val="az-Latn-AZ"/>
        </w:rPr>
        <w:t xml:space="preserve"> </w:t>
      </w:r>
      <w:r w:rsidR="00923323">
        <w:rPr>
          <w:lang w:val="az-Latn-AZ"/>
        </w:rPr>
        <w:t>Profil Görünüşü</w:t>
      </w:r>
      <w:r w:rsidR="00894E58">
        <w:rPr>
          <w:lang w:val="az-Latn-AZ"/>
        </w:rPr>
        <w:t xml:space="preserve"> (ad, ərazi, </w:t>
      </w:r>
      <w:r w:rsidR="00456E97">
        <w:rPr>
          <w:lang w:val="az-Latn-AZ"/>
        </w:rPr>
        <w:t xml:space="preserve">mesaj, açılış tarixi, şagird sayı, dillər, </w:t>
      </w:r>
      <w:r w:rsidR="00163041">
        <w:rPr>
          <w:lang w:val="az-Latn-AZ"/>
        </w:rPr>
        <w:t xml:space="preserve">reytinq, </w:t>
      </w:r>
      <w:r w:rsidR="002D4A2C">
        <w:rPr>
          <w:lang w:val="az-Latn-AZ"/>
        </w:rPr>
        <w:t>növü, müraciət \baxış sayı</w:t>
      </w:r>
      <w:r w:rsidR="003F59E9">
        <w:rPr>
          <w:lang w:val="az-Latn-AZ"/>
        </w:rPr>
        <w:t>)</w:t>
      </w:r>
      <w:r w:rsidR="00BE1284">
        <w:rPr>
          <w:lang w:val="az-Latn-AZ"/>
        </w:rPr>
        <w:t xml:space="preserve"> – Düymələr: Ətraflı bax və Müqayisə et</w:t>
      </w:r>
    </w:p>
    <w:p w14:paraId="1A1E9861" w14:textId="6FB6B294" w:rsidR="003F59E9" w:rsidRDefault="00D27522">
      <w:pPr>
        <w:rPr>
          <w:lang w:val="az-Latn-AZ"/>
        </w:rPr>
      </w:pPr>
      <w:r>
        <w:rPr>
          <w:lang w:val="az-Latn-AZ"/>
        </w:rPr>
        <w:t xml:space="preserve">Axtar - </w:t>
      </w:r>
      <w:r w:rsidR="003F59E9">
        <w:rPr>
          <w:lang w:val="az-Latn-AZ"/>
        </w:rPr>
        <w:t xml:space="preserve">Filtr: </w:t>
      </w:r>
      <w:r w:rsidR="00744974">
        <w:rPr>
          <w:lang w:val="az-Latn-AZ"/>
        </w:rPr>
        <w:t xml:space="preserve">Qiymət, Ərazi, Dil, Növ, Kurrikulum, </w:t>
      </w:r>
      <w:r w:rsidR="00A25416">
        <w:rPr>
          <w:lang w:val="az-Latn-AZ"/>
        </w:rPr>
        <w:t>Xidmət, İnfrastruktur</w:t>
      </w:r>
    </w:p>
    <w:p w14:paraId="0B3009D4" w14:textId="6BAF0772" w:rsidR="00A25416" w:rsidRDefault="00A25416">
      <w:pPr>
        <w:rPr>
          <w:lang w:val="az-Latn-AZ"/>
        </w:rPr>
      </w:pPr>
      <w:r>
        <w:rPr>
          <w:lang w:val="az-Latn-AZ"/>
        </w:rPr>
        <w:t xml:space="preserve">Seçilmiş: </w:t>
      </w:r>
      <w:r w:rsidR="005E51CA">
        <w:rPr>
          <w:lang w:val="az-Latn-AZ"/>
        </w:rPr>
        <w:t>“</w:t>
      </w:r>
      <w:r w:rsidR="00F16CE5">
        <w:rPr>
          <w:lang w:val="az-Latn-AZ"/>
        </w:rPr>
        <w:t>Premium Badge</w:t>
      </w:r>
      <w:r w:rsidR="005E51CA">
        <w:rPr>
          <w:lang w:val="az-Latn-AZ"/>
        </w:rPr>
        <w:t>” olanlar</w:t>
      </w:r>
    </w:p>
    <w:p w14:paraId="68A82C13" w14:textId="356AED07" w:rsidR="005E51CA" w:rsidRDefault="005E591B">
      <w:pPr>
        <w:rPr>
          <w:lang w:val="az-Latn-AZ"/>
        </w:rPr>
      </w:pPr>
      <w:r>
        <w:rPr>
          <w:lang w:val="az-Latn-AZ"/>
        </w:rPr>
        <w:t>Sırala: qiymətə</w:t>
      </w:r>
      <w:r w:rsidR="00D27522">
        <w:rPr>
          <w:lang w:val="az-Latn-AZ"/>
        </w:rPr>
        <w:t xml:space="preserve"> görə, reytinqə görə, </w:t>
      </w:r>
      <w:r w:rsidR="00BE1284">
        <w:rPr>
          <w:lang w:val="az-Latn-AZ"/>
        </w:rPr>
        <w:t>baxışa görə</w:t>
      </w:r>
    </w:p>
    <w:p w14:paraId="307ECF36" w14:textId="3F217670" w:rsidR="00BE1284" w:rsidRPr="00F036F8" w:rsidRDefault="006A3206">
      <w:pPr>
        <w:rPr>
          <w:b/>
          <w:bCs/>
          <w:lang w:val="az-Latn-AZ"/>
        </w:rPr>
      </w:pPr>
      <w:r w:rsidRPr="00F036F8">
        <w:rPr>
          <w:b/>
          <w:bCs/>
          <w:lang w:val="az-Latn-AZ"/>
        </w:rPr>
        <w:lastRenderedPageBreak/>
        <w:t xml:space="preserve">Məktəb Profili: </w:t>
      </w:r>
    </w:p>
    <w:p w14:paraId="47C74774" w14:textId="5EA3E9FC" w:rsidR="006A3206" w:rsidRDefault="004013F0">
      <w:pPr>
        <w:rPr>
          <w:lang w:val="az-Latn-AZ"/>
        </w:rPr>
      </w:pPr>
      <w:r w:rsidRPr="00F036F8">
        <w:rPr>
          <w:b/>
          <w:bCs/>
          <w:lang w:val="az-Latn-AZ"/>
        </w:rPr>
        <w:t>Üst Hissə</w:t>
      </w:r>
      <w:r>
        <w:rPr>
          <w:lang w:val="az-Latn-AZ"/>
        </w:rPr>
        <w:t xml:space="preserve"> - ad, baxış, ərazi, </w:t>
      </w:r>
      <w:r w:rsidR="00D80C7D">
        <w:rPr>
          <w:lang w:val="az-Latn-AZ"/>
        </w:rPr>
        <w:t>şəkil slider</w:t>
      </w:r>
      <w:r w:rsidR="00E1668E">
        <w:rPr>
          <w:lang w:val="az-Latn-AZ"/>
        </w:rPr>
        <w:t>, telefon</w:t>
      </w:r>
      <w:ins w:id="1" w:author="Microsoft Word" w:date="2026-04-19T01:55:00Z" w16du:dateUtc="2026-04-18T21:55:00Z">
        <w:r w:rsidR="00E1668E">
          <w:rPr>
            <w:lang w:val="az-Latn-AZ"/>
          </w:rPr>
          <w:t>, telefon</w:t>
        </w:r>
        <w:r w:rsidR="00A735BB">
          <w:rPr>
            <w:lang w:val="az-Latn-AZ"/>
          </w:rPr>
          <w:t>, paylas, favori et</w:t>
        </w:r>
      </w:ins>
    </w:p>
    <w:p w14:paraId="7376E25F" w14:textId="63994EA6" w:rsidR="00D80C7D" w:rsidRDefault="00D80C7D">
      <w:pPr>
        <w:rPr>
          <w:lang w:val="az-Latn-AZ"/>
        </w:rPr>
      </w:pPr>
      <w:r w:rsidRPr="00F036F8">
        <w:rPr>
          <w:b/>
          <w:bCs/>
          <w:lang w:val="az-Latn-AZ"/>
        </w:rPr>
        <w:t xml:space="preserve">Təsvir </w:t>
      </w:r>
      <w:r>
        <w:rPr>
          <w:lang w:val="az-Latn-AZ"/>
        </w:rPr>
        <w:t xml:space="preserve">– </w:t>
      </w:r>
      <w:r w:rsidR="007D3B63">
        <w:rPr>
          <w:lang w:val="az-Latn-AZ"/>
        </w:rPr>
        <w:t>tarixi</w:t>
      </w:r>
      <w:r>
        <w:rPr>
          <w:lang w:val="az-Latn-AZ"/>
        </w:rPr>
        <w:t xml:space="preserve">, </w:t>
      </w:r>
      <w:r w:rsidR="00755A84">
        <w:rPr>
          <w:lang w:val="az-Latn-AZ"/>
        </w:rPr>
        <w:t>fəlsəfə</w:t>
      </w:r>
      <w:r w:rsidR="007D3B63">
        <w:rPr>
          <w:lang w:val="az-Latn-AZ"/>
        </w:rPr>
        <w:t>si</w:t>
      </w:r>
      <w:r w:rsidR="00755A84">
        <w:rPr>
          <w:lang w:val="az-Latn-AZ"/>
        </w:rPr>
        <w:t xml:space="preserve">, </w:t>
      </w:r>
      <w:r w:rsidR="005D51F4">
        <w:rPr>
          <w:lang w:val="az-Latn-AZ"/>
        </w:rPr>
        <w:t>fərq</w:t>
      </w:r>
      <w:r w:rsidR="007D3B63">
        <w:rPr>
          <w:lang w:val="az-Latn-AZ"/>
        </w:rPr>
        <w:t>i</w:t>
      </w:r>
      <w:r w:rsidR="005D51F4">
        <w:rPr>
          <w:lang w:val="az-Latn-AZ"/>
        </w:rPr>
        <w:t xml:space="preserve"> </w:t>
      </w:r>
    </w:p>
    <w:p w14:paraId="3C5D12BD" w14:textId="6195ACEC" w:rsidR="00E76318" w:rsidRDefault="00E76318">
      <w:pPr>
        <w:rPr>
          <w:lang w:val="az-Latn-AZ"/>
        </w:rPr>
      </w:pPr>
      <w:r w:rsidRPr="00F036F8">
        <w:rPr>
          <w:b/>
          <w:bCs/>
          <w:lang w:val="az-Latn-AZ"/>
        </w:rPr>
        <w:t>Bloq</w:t>
      </w:r>
      <w:r>
        <w:rPr>
          <w:lang w:val="az-Latn-AZ"/>
        </w:rPr>
        <w:t xml:space="preserve"> – xəbər və elanlar</w:t>
      </w:r>
    </w:p>
    <w:p w14:paraId="7D14DF57" w14:textId="0F9F8CAF" w:rsidR="00923323" w:rsidRDefault="00F02151">
      <w:pPr>
        <w:rPr>
          <w:lang w:val="az-Latn-AZ"/>
        </w:rPr>
      </w:pPr>
      <w:r w:rsidRPr="00F036F8">
        <w:rPr>
          <w:b/>
          <w:bCs/>
          <w:lang w:val="az-Latn-AZ"/>
        </w:rPr>
        <w:t>Xidmət</w:t>
      </w:r>
      <w:r>
        <w:rPr>
          <w:lang w:val="az-Latn-AZ"/>
        </w:rPr>
        <w:t xml:space="preserve"> – </w:t>
      </w:r>
      <w:r w:rsidR="000C6A18">
        <w:rPr>
          <w:lang w:val="az-Latn-AZ"/>
        </w:rPr>
        <w:t xml:space="preserve">təhlükəsizlik, nəqliyyat, </w:t>
      </w:r>
      <w:r w:rsidR="00977955">
        <w:rPr>
          <w:lang w:val="az-Latn-AZ"/>
        </w:rPr>
        <w:t>qidalanma, psixoloq</w:t>
      </w:r>
      <w:r w:rsidR="00BF2DB3">
        <w:rPr>
          <w:lang w:val="az-Latn-AZ"/>
        </w:rPr>
        <w:t xml:space="preserve">, </w:t>
      </w:r>
      <w:r w:rsidR="009C34BD">
        <w:rPr>
          <w:lang w:val="az-Latn-AZ"/>
        </w:rPr>
        <w:t>i</w:t>
      </w:r>
      <w:r w:rsidR="006331BD">
        <w:rPr>
          <w:lang w:val="az-Latn-AZ"/>
        </w:rPr>
        <w:t xml:space="preserve">nteqrasiya, </w:t>
      </w:r>
      <w:ins w:id="2" w:author="Microsoft Word" w:date="2026-04-19T02:01:00Z" w16du:dateUtc="2026-04-18T22:01:00Z">
        <w:r w:rsidR="009C34BD">
          <w:rPr>
            <w:lang w:val="az-Latn-AZ"/>
          </w:rPr>
          <w:t>i</w:t>
        </w:r>
        <w:r w:rsidR="006331BD">
          <w:rPr>
            <w:lang w:val="az-Latn-AZ"/>
          </w:rPr>
          <w:t xml:space="preserve">nteqrasiya, </w:t>
        </w:r>
        <w:r w:rsidR="00FB669A">
          <w:rPr>
            <w:lang w:val="az-Latn-AZ"/>
          </w:rPr>
          <w:t>düşərgə, yay məktəbi və s.</w:t>
        </w:r>
      </w:ins>
    </w:p>
    <w:p w14:paraId="36D2203F" w14:textId="7F290B33" w:rsidR="00F02151" w:rsidRDefault="00F02151">
      <w:pPr>
        <w:rPr>
          <w:lang w:val="az-Latn-AZ"/>
        </w:rPr>
      </w:pPr>
      <w:r w:rsidRPr="00F036F8">
        <w:rPr>
          <w:b/>
          <w:bCs/>
          <w:lang w:val="az-Latn-AZ"/>
        </w:rPr>
        <w:t>İnfrastruktur</w:t>
      </w:r>
      <w:r>
        <w:rPr>
          <w:lang w:val="az-Latn-AZ"/>
        </w:rPr>
        <w:t xml:space="preserve"> – </w:t>
      </w:r>
      <w:r w:rsidR="00B44115">
        <w:rPr>
          <w:lang w:val="az-Latn-AZ"/>
        </w:rPr>
        <w:t xml:space="preserve">Yeməkxana, Akt Zalı, İdman Zalı, </w:t>
      </w:r>
      <w:r w:rsidR="00F5780C">
        <w:rPr>
          <w:lang w:val="az-Latn-AZ"/>
        </w:rPr>
        <w:t xml:space="preserve">Kitabxana, Tibb Kabineti, Stadion, Art Studiya, Musiqi </w:t>
      </w:r>
      <w:r w:rsidR="00DD7DEF">
        <w:rPr>
          <w:lang w:val="az-Latn-AZ"/>
        </w:rPr>
        <w:t xml:space="preserve">Otağı, İT Lab, </w:t>
      </w:r>
      <w:r w:rsidR="00286242">
        <w:rPr>
          <w:lang w:val="az-Latn-AZ"/>
        </w:rPr>
        <w:t xml:space="preserve">Fizika Lab, Kimya Lab, Bio Lab, Emalatxana, </w:t>
      </w:r>
      <w:r w:rsidR="00CD49AA">
        <w:rPr>
          <w:lang w:val="az-Latn-AZ"/>
        </w:rPr>
        <w:t xml:space="preserve">Bufet, Həyət, Ağıllı Lövhə, Proyektor, </w:t>
      </w:r>
      <w:r w:rsidR="00C33CAA">
        <w:rPr>
          <w:lang w:val="az-Latn-AZ"/>
        </w:rPr>
        <w:t>Hovuz</w:t>
      </w:r>
    </w:p>
    <w:p w14:paraId="5C56034C" w14:textId="777BD843" w:rsidR="00F84600" w:rsidRPr="00F036F8" w:rsidRDefault="00F84600">
      <w:pPr>
        <w:rPr>
          <w:b/>
          <w:bCs/>
          <w:lang w:val="az-Latn-AZ"/>
        </w:rPr>
      </w:pPr>
      <w:r w:rsidRPr="00F036F8">
        <w:rPr>
          <w:b/>
          <w:bCs/>
          <w:lang w:val="az-Latn-AZ"/>
        </w:rPr>
        <w:t>Fəaliyyətlər</w:t>
      </w:r>
      <w:r w:rsidR="00432BB6" w:rsidRPr="00F036F8">
        <w:rPr>
          <w:b/>
          <w:bCs/>
          <w:lang w:val="az-Latn-AZ"/>
        </w:rPr>
        <w:t xml:space="preserve"> və Klublar</w:t>
      </w:r>
      <w:r w:rsidRPr="00F036F8">
        <w:rPr>
          <w:b/>
          <w:bCs/>
          <w:lang w:val="az-Latn-AZ"/>
        </w:rPr>
        <w:t>:</w:t>
      </w:r>
    </w:p>
    <w:p w14:paraId="79A4888C" w14:textId="7423AFF9" w:rsidR="00F84600" w:rsidRDefault="00F84600">
      <w:pPr>
        <w:rPr>
          <w:lang w:val="az-Latn-AZ"/>
        </w:rPr>
      </w:pPr>
      <w:r>
        <w:rPr>
          <w:lang w:val="az-Latn-AZ"/>
        </w:rPr>
        <w:t xml:space="preserve">İdman </w:t>
      </w:r>
      <w:r w:rsidR="00BA0B88">
        <w:rPr>
          <w:lang w:val="az-Latn-AZ"/>
        </w:rPr>
        <w:t>–</w:t>
      </w:r>
      <w:r>
        <w:rPr>
          <w:lang w:val="az-Latn-AZ"/>
        </w:rPr>
        <w:t xml:space="preserve"> </w:t>
      </w:r>
      <w:r w:rsidR="00BA0B88">
        <w:rPr>
          <w:lang w:val="az-Latn-AZ"/>
        </w:rPr>
        <w:t>Futbol, Cüdo, Basketbol, Gimnastika, Üzmə</w:t>
      </w:r>
      <w:r w:rsidR="0018338F">
        <w:rPr>
          <w:lang w:val="az-Latn-AZ"/>
        </w:rPr>
        <w:t>, Oxçuluq</w:t>
      </w:r>
    </w:p>
    <w:p w14:paraId="21165E11" w14:textId="10179561" w:rsidR="00E6266F" w:rsidRDefault="00E6266F">
      <w:pPr>
        <w:rPr>
          <w:lang w:val="az-Latn-AZ"/>
        </w:rPr>
      </w:pPr>
      <w:r>
        <w:rPr>
          <w:lang w:val="az-Latn-AZ"/>
        </w:rPr>
        <w:t xml:space="preserve">Sənət – Rəqs, Teatr, </w:t>
      </w:r>
      <w:r w:rsidR="0066403D">
        <w:rPr>
          <w:lang w:val="az-Latn-AZ"/>
        </w:rPr>
        <w:t xml:space="preserve">Xor, Rəsm, </w:t>
      </w:r>
      <w:r w:rsidR="007C2D23">
        <w:rPr>
          <w:lang w:val="az-Latn-AZ"/>
        </w:rPr>
        <w:t>Tətbiqi Sənət, Xalçaçılıq</w:t>
      </w:r>
      <w:r w:rsidR="0082047F">
        <w:rPr>
          <w:lang w:val="az-Latn-AZ"/>
        </w:rPr>
        <w:t>, Dizayn</w:t>
      </w:r>
    </w:p>
    <w:p w14:paraId="55C5FA13" w14:textId="23E2CAD3" w:rsidR="00A9361E" w:rsidRDefault="00A9361E">
      <w:pPr>
        <w:rPr>
          <w:lang w:val="az-Latn-AZ"/>
        </w:rPr>
      </w:pPr>
      <w:r>
        <w:rPr>
          <w:lang w:val="az-Latn-AZ"/>
        </w:rPr>
        <w:t>Texnologiya – Coding, Robotexnika, Elektronika</w:t>
      </w:r>
      <w:r w:rsidR="0082047F">
        <w:rPr>
          <w:lang w:val="az-Latn-AZ"/>
        </w:rPr>
        <w:t xml:space="preserve">, </w:t>
      </w:r>
      <w:r w:rsidR="00714F43">
        <w:rPr>
          <w:lang w:val="az-Latn-AZ"/>
        </w:rPr>
        <w:t>STEAM</w:t>
      </w:r>
    </w:p>
    <w:p w14:paraId="67033922" w14:textId="58BF5EDD" w:rsidR="00C978AA" w:rsidRDefault="004A1B62">
      <w:pPr>
        <w:rPr>
          <w:lang w:val="az-Latn-AZ"/>
        </w:rPr>
      </w:pPr>
      <w:r>
        <w:rPr>
          <w:lang w:val="az-Latn-AZ"/>
        </w:rPr>
        <w:t>Zəka – Şahmat, Stolüstü Oyunlar</w:t>
      </w:r>
      <w:r w:rsidR="00714F43">
        <w:rPr>
          <w:lang w:val="az-Latn-AZ"/>
        </w:rPr>
        <w:t xml:space="preserve">, Fəlsəfə, </w:t>
      </w:r>
      <w:r w:rsidR="00F036F8">
        <w:rPr>
          <w:lang w:val="az-Latn-AZ"/>
        </w:rPr>
        <w:t>Start Up</w:t>
      </w:r>
    </w:p>
    <w:p w14:paraId="4D1E442C" w14:textId="497BA223" w:rsidR="00863C1D" w:rsidRDefault="00C07906">
      <w:pPr>
        <w:rPr>
          <w:lang w:val="az-Latn-AZ"/>
        </w:rPr>
      </w:pPr>
      <w:r>
        <w:rPr>
          <w:lang w:val="az-Latn-AZ"/>
        </w:rPr>
        <w:t xml:space="preserve">Ekskursiya </w:t>
      </w:r>
      <w:r w:rsidR="003C3042">
        <w:rPr>
          <w:lang w:val="az-Latn-AZ"/>
        </w:rPr>
        <w:t>–</w:t>
      </w:r>
      <w:r>
        <w:rPr>
          <w:lang w:val="az-Latn-AZ"/>
        </w:rPr>
        <w:t xml:space="preserve"> </w:t>
      </w:r>
      <w:r w:rsidR="003C3042">
        <w:rPr>
          <w:lang w:val="az-Latn-AZ"/>
        </w:rPr>
        <w:t>Tarix, Təbiət, Sənaye, Əyləncə</w:t>
      </w:r>
    </w:p>
    <w:p w14:paraId="666741D6" w14:textId="1C3AA353" w:rsidR="00F02151" w:rsidRDefault="000872A3">
      <w:pPr>
        <w:rPr>
          <w:lang w:val="az-Latn-AZ"/>
        </w:rPr>
      </w:pPr>
      <w:r w:rsidRPr="00F036F8">
        <w:rPr>
          <w:b/>
          <w:bCs/>
          <w:lang w:val="az-Latn-AZ"/>
        </w:rPr>
        <w:t>Bölmə</w:t>
      </w:r>
      <w:r>
        <w:rPr>
          <w:lang w:val="az-Latn-AZ"/>
        </w:rPr>
        <w:t xml:space="preserve"> - </w:t>
      </w:r>
      <w:r w:rsidR="008C23AF">
        <w:rPr>
          <w:lang w:val="az-Latn-AZ"/>
        </w:rPr>
        <w:t>azərbaycan, rus, ingilis, türk, fransız</w:t>
      </w:r>
    </w:p>
    <w:p w14:paraId="6D68438A" w14:textId="13B1F3C4" w:rsidR="000872A3" w:rsidRDefault="000872A3">
      <w:pPr>
        <w:rPr>
          <w:lang w:val="az-Latn-AZ"/>
        </w:rPr>
      </w:pPr>
      <w:r w:rsidRPr="00F036F8">
        <w:rPr>
          <w:b/>
          <w:bCs/>
          <w:lang w:val="az-Latn-AZ"/>
        </w:rPr>
        <w:t xml:space="preserve">Kurrikulum </w:t>
      </w:r>
      <w:r w:rsidR="00EF622E">
        <w:rPr>
          <w:lang w:val="az-Latn-AZ"/>
        </w:rPr>
        <w:t>–</w:t>
      </w:r>
      <w:r>
        <w:rPr>
          <w:lang w:val="az-Latn-AZ"/>
        </w:rPr>
        <w:t xml:space="preserve"> </w:t>
      </w:r>
      <w:r w:rsidR="008C23AF">
        <w:rPr>
          <w:lang w:val="az-Latn-AZ"/>
        </w:rPr>
        <w:t xml:space="preserve">Milli, İB, </w:t>
      </w:r>
      <w:r w:rsidR="00EC63E3">
        <w:rPr>
          <w:lang w:val="az-Latn-AZ"/>
        </w:rPr>
        <w:t>Cambridge</w:t>
      </w:r>
      <w:r w:rsidR="00F14B89">
        <w:rPr>
          <w:lang w:val="az-Latn-AZ"/>
        </w:rPr>
        <w:t xml:space="preserve"> və s.</w:t>
      </w:r>
      <w:r w:rsidR="005740AE">
        <w:rPr>
          <w:lang w:val="az-Latn-AZ"/>
        </w:rPr>
        <w:t>, Dərs Strukturu</w:t>
      </w:r>
      <w:r w:rsidR="00201A82">
        <w:rPr>
          <w:lang w:val="az-Latn-AZ"/>
        </w:rPr>
        <w:t xml:space="preserve"> və Gün Axışı</w:t>
      </w:r>
    </w:p>
    <w:p w14:paraId="2AA00953" w14:textId="6D6C7AE0" w:rsidR="00A735BB" w:rsidRDefault="00A735BB">
      <w:pPr>
        <w:rPr>
          <w:lang w:val="az-Latn-AZ"/>
        </w:rPr>
      </w:pPr>
      <w:r w:rsidRPr="00F036F8">
        <w:rPr>
          <w:b/>
          <w:bCs/>
          <w:lang w:val="az-Latn-AZ"/>
        </w:rPr>
        <w:t xml:space="preserve">Müraciət </w:t>
      </w:r>
      <w:r w:rsidR="007C10CE" w:rsidRPr="00F036F8">
        <w:rPr>
          <w:b/>
          <w:bCs/>
          <w:lang w:val="az-Latn-AZ"/>
        </w:rPr>
        <w:t>et</w:t>
      </w:r>
      <w:r w:rsidR="007C10CE">
        <w:rPr>
          <w:lang w:val="az-Latn-AZ"/>
        </w:rPr>
        <w:t xml:space="preserve"> –</w:t>
      </w:r>
      <w:r>
        <w:rPr>
          <w:lang w:val="az-Latn-AZ"/>
        </w:rPr>
        <w:t xml:space="preserve"> </w:t>
      </w:r>
      <w:r w:rsidR="007C10CE">
        <w:rPr>
          <w:lang w:val="az-Latn-AZ"/>
        </w:rPr>
        <w:t>Anket doldur və ya Vvhatsapp – la Müraciət et</w:t>
      </w:r>
    </w:p>
    <w:p w14:paraId="4405BE03" w14:textId="649ED43A" w:rsidR="001663B6" w:rsidRDefault="004A1B62">
      <w:pPr>
        <w:rPr>
          <w:lang w:val="az-Latn-AZ"/>
        </w:rPr>
      </w:pPr>
      <w:r w:rsidRPr="00F036F8">
        <w:rPr>
          <w:b/>
          <w:bCs/>
          <w:lang w:val="az-Latn-AZ"/>
        </w:rPr>
        <w:t>FAQ</w:t>
      </w:r>
      <w:r>
        <w:rPr>
          <w:lang w:val="az-Latn-AZ"/>
        </w:rPr>
        <w:t xml:space="preserve"> </w:t>
      </w:r>
      <w:r w:rsidR="00F036F8">
        <w:rPr>
          <w:lang w:val="az-Latn-AZ"/>
        </w:rPr>
        <w:t>–</w:t>
      </w:r>
      <w:r>
        <w:rPr>
          <w:lang w:val="az-Latn-AZ"/>
        </w:rPr>
        <w:t xml:space="preserve"> </w:t>
      </w:r>
      <w:r w:rsidR="00F036F8">
        <w:rPr>
          <w:lang w:val="az-Latn-AZ"/>
        </w:rPr>
        <w:t>Ən çox verilən suallar</w:t>
      </w:r>
    </w:p>
    <w:p w14:paraId="605C0A4A" w14:textId="127CFCD1" w:rsidR="00201A82" w:rsidRDefault="00201A82">
      <w:pPr>
        <w:rPr>
          <w:lang w:val="az-Latn-AZ"/>
        </w:rPr>
      </w:pPr>
      <w:r w:rsidRPr="00201A82">
        <w:rPr>
          <w:b/>
          <w:bCs/>
          <w:lang w:val="az-Latn-AZ"/>
        </w:rPr>
        <w:t>Rəylər</w:t>
      </w:r>
      <w:r>
        <w:rPr>
          <w:lang w:val="az-Latn-AZ"/>
        </w:rPr>
        <w:t xml:space="preserve"> – valideynlərin rəyləri</w:t>
      </w:r>
    </w:p>
    <w:p w14:paraId="020A8421" w14:textId="7FC02E97" w:rsidR="00201A82" w:rsidRDefault="00201A82">
      <w:pPr>
        <w:rPr>
          <w:lang w:val="az-Latn-AZ"/>
        </w:rPr>
      </w:pPr>
      <w:r w:rsidRPr="00201A82">
        <w:rPr>
          <w:b/>
          <w:bCs/>
          <w:lang w:val="az-Latn-AZ"/>
        </w:rPr>
        <w:t>Media</w:t>
      </w:r>
      <w:r>
        <w:rPr>
          <w:lang w:val="az-Latn-AZ"/>
        </w:rPr>
        <w:t xml:space="preserve"> – foto və video</w:t>
      </w:r>
    </w:p>
    <w:p w14:paraId="76E74520" w14:textId="77777777" w:rsidR="007C0A95" w:rsidRPr="007C0A95" w:rsidRDefault="007C0A95">
      <w:pPr>
        <w:rPr>
          <w:b/>
          <w:bCs/>
          <w:lang w:val="az-Latn-AZ"/>
        </w:rPr>
      </w:pPr>
    </w:p>
    <w:p w14:paraId="29E6BBC8" w14:textId="23722ECB" w:rsidR="007C0A95" w:rsidRDefault="007C0A95">
      <w:pPr>
        <w:rPr>
          <w:b/>
          <w:bCs/>
          <w:lang w:val="az-Latn-AZ"/>
        </w:rPr>
      </w:pPr>
      <w:r w:rsidRPr="007C0A95">
        <w:rPr>
          <w:b/>
          <w:bCs/>
          <w:lang w:val="az-Latn-AZ"/>
        </w:rPr>
        <w:t xml:space="preserve">Müqayisə Səhifəsi: </w:t>
      </w:r>
    </w:p>
    <w:p w14:paraId="4A149A9C" w14:textId="358DFA70" w:rsidR="0068696A" w:rsidRPr="0068696A" w:rsidRDefault="0068696A" w:rsidP="0068696A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2-3 </w:t>
      </w:r>
      <w:r>
        <w:rPr>
          <w:lang w:val="az-Latn-AZ"/>
        </w:rPr>
        <w:t>məktəb yan-yana durur və valideyn fərqləri görür</w:t>
      </w:r>
    </w:p>
    <w:p w14:paraId="3CC60132" w14:textId="296DD711" w:rsidR="0068696A" w:rsidRDefault="00E90918" w:rsidP="0068696A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>Olmayan şeylər X işarəsi ilə göstərir</w:t>
      </w:r>
    </w:p>
    <w:p w14:paraId="3FED91B2" w14:textId="45DCEC2C" w:rsidR="00E90918" w:rsidRPr="00BB0269" w:rsidRDefault="00BB0269" w:rsidP="0068696A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lang w:val="az-Latn-AZ"/>
        </w:rPr>
        <w:t>Müqayisənin nəticəsini pdf olaraq yükləmək olur</w:t>
      </w:r>
    </w:p>
    <w:p w14:paraId="5C914AE0" w14:textId="77777777" w:rsidR="00BB0269" w:rsidRDefault="00BB0269" w:rsidP="00BB0269">
      <w:pPr>
        <w:rPr>
          <w:b/>
          <w:bCs/>
          <w:lang w:val="az-Latn-AZ"/>
        </w:rPr>
      </w:pPr>
    </w:p>
    <w:p w14:paraId="2F5BAC33" w14:textId="446E5030" w:rsidR="00BB0269" w:rsidRDefault="00BB0269" w:rsidP="00BB0269">
      <w:pPr>
        <w:rPr>
          <w:b/>
          <w:bCs/>
          <w:lang w:val="az-Latn-AZ"/>
        </w:rPr>
      </w:pPr>
      <w:r>
        <w:rPr>
          <w:b/>
          <w:bCs/>
          <w:lang w:val="az-Latn-AZ"/>
        </w:rPr>
        <w:lastRenderedPageBreak/>
        <w:t>Bloq səhifəsi:</w:t>
      </w:r>
    </w:p>
    <w:p w14:paraId="4546F4A1" w14:textId="033BE40A" w:rsidR="00BB0269" w:rsidRDefault="00FB4209" w:rsidP="00BB0269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>Məktəb və təhsillə əlaqəli xəbərlər</w:t>
      </w:r>
    </w:p>
    <w:p w14:paraId="66316559" w14:textId="29ADFA2A" w:rsidR="00FB4209" w:rsidRDefault="00FB4209" w:rsidP="00BB0269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>Saytın abunəsi olan məktəblərin xəbər və elanları</w:t>
      </w:r>
    </w:p>
    <w:p w14:paraId="7569FCE5" w14:textId="1388AAC4" w:rsidR="00FB4209" w:rsidRDefault="00FB4209" w:rsidP="00BB0269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Bu SEO üçün lazım olan əlavədir. </w:t>
      </w:r>
    </w:p>
    <w:p w14:paraId="4FF03A81" w14:textId="3B5B93F7" w:rsidR="00DF568B" w:rsidRDefault="00DF568B" w:rsidP="00DF568B">
      <w:p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Məktəb əlavə et: </w:t>
      </w:r>
    </w:p>
    <w:p w14:paraId="47757B76" w14:textId="2EC224EF" w:rsidR="00DF568B" w:rsidRDefault="00DF568B" w:rsidP="00DF568B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Anket doldurur </w:t>
      </w:r>
      <w:r w:rsidR="00D31B04">
        <w:rPr>
          <w:b/>
          <w:bCs/>
          <w:lang w:val="az-Latn-AZ"/>
        </w:rPr>
        <w:t>və göndərir</w:t>
      </w:r>
    </w:p>
    <w:p w14:paraId="1C295066" w14:textId="7729BE73" w:rsidR="00D31B04" w:rsidRDefault="00D31B04" w:rsidP="00DF568B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>3 paket seçimi olur</w:t>
      </w:r>
    </w:p>
    <w:p w14:paraId="168E79D4" w14:textId="77777777" w:rsidR="00D31B04" w:rsidRDefault="00D31B04" w:rsidP="00D31B04">
      <w:pPr>
        <w:rPr>
          <w:b/>
          <w:bCs/>
          <w:lang w:val="az-Latn-AZ"/>
        </w:rPr>
      </w:pPr>
    </w:p>
    <w:p w14:paraId="4E5201AD" w14:textId="5A4A4117" w:rsidR="00687311" w:rsidRDefault="00687311" w:rsidP="00D31B04">
      <w:pPr>
        <w:rPr>
          <w:b/>
          <w:bCs/>
          <w:lang w:val="az-Latn-AZ"/>
        </w:rPr>
      </w:pPr>
      <w:r>
        <w:rPr>
          <w:b/>
          <w:bCs/>
          <w:lang w:val="az-Latn-AZ"/>
        </w:rPr>
        <w:t>Nümunə</w:t>
      </w:r>
      <w:r w:rsidR="00267C3D">
        <w:rPr>
          <w:b/>
          <w:bCs/>
          <w:lang w:val="az-Latn-AZ"/>
        </w:rPr>
        <w:t xml:space="preserve">: </w:t>
      </w:r>
    </w:p>
    <w:p w14:paraId="0FC2FE27" w14:textId="77777777" w:rsidR="00267C3D" w:rsidRDefault="00267C3D" w:rsidP="00D31B04">
      <w:pPr>
        <w:rPr>
          <w:b/>
          <w:bCs/>
          <w:lang w:val="az-Latn-AZ"/>
        </w:rPr>
      </w:pPr>
    </w:p>
    <w:p w14:paraId="07910AB9" w14:textId="5A6EE74D" w:rsidR="00267C3D" w:rsidRPr="00D31B04" w:rsidRDefault="00267C3D" w:rsidP="00D31B04">
      <w:pPr>
        <w:rPr>
          <w:b/>
          <w:bCs/>
          <w:lang w:val="az-Latn-AZ"/>
        </w:rPr>
      </w:pPr>
      <w:hyperlink r:id="rId5" w:history="1">
        <w:r w:rsidRPr="00D0325F">
          <w:rPr>
            <w:rStyle w:val="Hyperlink"/>
            <w:b/>
            <w:bCs/>
            <w:lang w:val="az-Latn-AZ"/>
          </w:rPr>
          <w:t>https://arctic-break-36050290.figma.site/</w:t>
        </w:r>
      </w:hyperlink>
      <w:r>
        <w:rPr>
          <w:b/>
          <w:bCs/>
          <w:lang w:val="az-Latn-AZ"/>
        </w:rPr>
        <w:t xml:space="preserve"> </w:t>
      </w:r>
    </w:p>
    <w:p w14:paraId="50A9F23A" w14:textId="77777777" w:rsidR="00201A82" w:rsidRDefault="00201A82">
      <w:pPr>
        <w:rPr>
          <w:lang w:val="az-Latn-AZ"/>
        </w:rPr>
      </w:pPr>
    </w:p>
    <w:p w14:paraId="30C3C464" w14:textId="77777777" w:rsidR="007C10CE" w:rsidRDefault="007C10CE">
      <w:pPr>
        <w:rPr>
          <w:lang w:val="az-Latn-AZ"/>
        </w:rPr>
      </w:pPr>
    </w:p>
    <w:p w14:paraId="624D1F6D" w14:textId="77777777" w:rsidR="00EF622E" w:rsidRPr="00C92ABE" w:rsidRDefault="00EF622E">
      <w:pPr>
        <w:rPr>
          <w:lang w:val="az-Latn-AZ"/>
        </w:rPr>
      </w:pPr>
    </w:p>
    <w:sectPr w:rsidR="00EF622E" w:rsidRPr="00C9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52DAD"/>
    <w:multiLevelType w:val="hybridMultilevel"/>
    <w:tmpl w:val="1F707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5493B"/>
    <w:multiLevelType w:val="hybridMultilevel"/>
    <w:tmpl w:val="67B624F2"/>
    <w:lvl w:ilvl="0" w:tplc="179C34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382274">
    <w:abstractNumId w:val="0"/>
  </w:num>
  <w:num w:numId="2" w16cid:durableId="967276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BE"/>
    <w:rsid w:val="000044E6"/>
    <w:rsid w:val="000872A3"/>
    <w:rsid w:val="000910A3"/>
    <w:rsid w:val="000C4453"/>
    <w:rsid w:val="000C6A18"/>
    <w:rsid w:val="00134965"/>
    <w:rsid w:val="00163041"/>
    <w:rsid w:val="001663B6"/>
    <w:rsid w:val="0018338F"/>
    <w:rsid w:val="001F1692"/>
    <w:rsid w:val="00201A82"/>
    <w:rsid w:val="00234E1B"/>
    <w:rsid w:val="00247670"/>
    <w:rsid w:val="00267C3D"/>
    <w:rsid w:val="00286242"/>
    <w:rsid w:val="002A25F5"/>
    <w:rsid w:val="002D4A2C"/>
    <w:rsid w:val="002E12CC"/>
    <w:rsid w:val="00376466"/>
    <w:rsid w:val="003C3042"/>
    <w:rsid w:val="003E04F0"/>
    <w:rsid w:val="003F4AD8"/>
    <w:rsid w:val="003F59E9"/>
    <w:rsid w:val="004013F0"/>
    <w:rsid w:val="00420B02"/>
    <w:rsid w:val="00432BB6"/>
    <w:rsid w:val="00445C62"/>
    <w:rsid w:val="00456E97"/>
    <w:rsid w:val="00467735"/>
    <w:rsid w:val="004A1B62"/>
    <w:rsid w:val="00542693"/>
    <w:rsid w:val="005663A6"/>
    <w:rsid w:val="005740AE"/>
    <w:rsid w:val="005D51F4"/>
    <w:rsid w:val="005E51CA"/>
    <w:rsid w:val="005E591B"/>
    <w:rsid w:val="006331BD"/>
    <w:rsid w:val="0066403D"/>
    <w:rsid w:val="0068696A"/>
    <w:rsid w:val="00687311"/>
    <w:rsid w:val="006A3206"/>
    <w:rsid w:val="00714F43"/>
    <w:rsid w:val="00716C3B"/>
    <w:rsid w:val="00744974"/>
    <w:rsid w:val="007532D6"/>
    <w:rsid w:val="00755A84"/>
    <w:rsid w:val="007A366A"/>
    <w:rsid w:val="007C0645"/>
    <w:rsid w:val="007C0A95"/>
    <w:rsid w:val="007C10CE"/>
    <w:rsid w:val="007C2D23"/>
    <w:rsid w:val="007D3B63"/>
    <w:rsid w:val="007D4E54"/>
    <w:rsid w:val="007F1F07"/>
    <w:rsid w:val="007F782E"/>
    <w:rsid w:val="0082047F"/>
    <w:rsid w:val="008357C3"/>
    <w:rsid w:val="00852E41"/>
    <w:rsid w:val="00863C1D"/>
    <w:rsid w:val="00894E58"/>
    <w:rsid w:val="008C23AF"/>
    <w:rsid w:val="00923323"/>
    <w:rsid w:val="00977728"/>
    <w:rsid w:val="00977955"/>
    <w:rsid w:val="009C34BD"/>
    <w:rsid w:val="009C386B"/>
    <w:rsid w:val="009D559C"/>
    <w:rsid w:val="00A02A2B"/>
    <w:rsid w:val="00A25416"/>
    <w:rsid w:val="00A673CA"/>
    <w:rsid w:val="00A71E1F"/>
    <w:rsid w:val="00A735BB"/>
    <w:rsid w:val="00A9361E"/>
    <w:rsid w:val="00AA409D"/>
    <w:rsid w:val="00AD5349"/>
    <w:rsid w:val="00AE15E3"/>
    <w:rsid w:val="00B44115"/>
    <w:rsid w:val="00BA0B88"/>
    <w:rsid w:val="00BA1CC7"/>
    <w:rsid w:val="00BB0269"/>
    <w:rsid w:val="00BD2AE5"/>
    <w:rsid w:val="00BE1284"/>
    <w:rsid w:val="00BE6074"/>
    <w:rsid w:val="00BF2DB3"/>
    <w:rsid w:val="00C07906"/>
    <w:rsid w:val="00C256B1"/>
    <w:rsid w:val="00C33CAA"/>
    <w:rsid w:val="00C50D91"/>
    <w:rsid w:val="00C92ABE"/>
    <w:rsid w:val="00C978AA"/>
    <w:rsid w:val="00CC14DB"/>
    <w:rsid w:val="00CD49AA"/>
    <w:rsid w:val="00D27522"/>
    <w:rsid w:val="00D31B04"/>
    <w:rsid w:val="00D80C7D"/>
    <w:rsid w:val="00DD7DEF"/>
    <w:rsid w:val="00DF568B"/>
    <w:rsid w:val="00E1668E"/>
    <w:rsid w:val="00E6266F"/>
    <w:rsid w:val="00E76318"/>
    <w:rsid w:val="00E82004"/>
    <w:rsid w:val="00E90918"/>
    <w:rsid w:val="00EC63E3"/>
    <w:rsid w:val="00EF622E"/>
    <w:rsid w:val="00F02151"/>
    <w:rsid w:val="00F036F8"/>
    <w:rsid w:val="00F0671A"/>
    <w:rsid w:val="00F14B89"/>
    <w:rsid w:val="00F16CE5"/>
    <w:rsid w:val="00F5780C"/>
    <w:rsid w:val="00F84600"/>
    <w:rsid w:val="00FB4209"/>
    <w:rsid w:val="00FB669A"/>
    <w:rsid w:val="00FB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74E2"/>
  <w15:chartTrackingRefBased/>
  <w15:docId w15:val="{D36A875A-FAA1-4027-95F9-EF4F631B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tic-break-36050290.figma.s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415</Words>
  <Characters>2727</Characters>
  <Application>Microsoft Office Word</Application>
  <DocSecurity>0</DocSecurity>
  <Lines>118</Lines>
  <Paragraphs>130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Rasif Dunyamaliyev</dc:creator>
  <cp:keywords/>
  <dc:description/>
  <cp:lastModifiedBy>Rasif Dunyamaliyev</cp:lastModifiedBy>
  <cp:revision>110</cp:revision>
  <dcterms:created xsi:type="dcterms:W3CDTF">2026-04-18T16:49:00Z</dcterms:created>
  <dcterms:modified xsi:type="dcterms:W3CDTF">2026-04-18T22:35:00Z</dcterms:modified>
</cp:coreProperties>
</file>